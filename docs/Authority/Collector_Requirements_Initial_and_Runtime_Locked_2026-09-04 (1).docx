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A4626" w14:textId="77777777" w:rsidR="00213768" w:rsidRDefault="00000000">
      <w:pPr>
        <w:spacing w:after="30" w:line="276" w:lineRule="auto"/>
      </w:pPr>
      <w:r>
        <w:rPr>
          <w:b/>
          <w:bCs/>
          <w:color w:val="2E5090"/>
          <w:sz w:val="18"/>
          <w:szCs w:val="18"/>
        </w:rPr>
        <w:t>FINANCE MANAGEMENT SYSTEM</w:t>
      </w:r>
    </w:p>
    <w:p w14:paraId="54A1CA70" w14:textId="77777777" w:rsidR="00213768" w:rsidRDefault="00000000">
      <w:pPr>
        <w:spacing w:after="20" w:line="276" w:lineRule="auto"/>
      </w:pPr>
      <w:r>
        <w:rPr>
          <w:b/>
          <w:bCs/>
          <w:color w:val="1B365D"/>
          <w:sz w:val="32"/>
          <w:szCs w:val="32"/>
        </w:rPr>
        <w:t>Collector requirements — initial position vs runtime</w:t>
      </w:r>
    </w:p>
    <w:p w14:paraId="5DE01216" w14:textId="1B405FEE" w:rsidR="00213768" w:rsidRDefault="00000000">
      <w:pPr>
        <w:spacing w:after="110" w:line="276" w:lineRule="auto"/>
      </w:pPr>
      <w:r>
        <w:rPr>
          <w:i/>
          <w:iCs/>
          <w:color w:val="5B6B7B"/>
          <w:sz w:val="20"/>
          <w:szCs w:val="20"/>
        </w:rPr>
        <w:t xml:space="preserve">Tracked changes for owner accept/reject. Author: Grok. Date: 4 Sep 2026. </w:t>
      </w:r>
    </w:p>
    <w:p w14:paraId="7822C94E" w14:textId="0FACF7F1" w:rsidR="00213768" w:rsidRDefault="00000000">
      <w:pPr>
        <w:spacing w:after="110" w:line="276" w:lineRule="auto"/>
      </w:pPr>
      <w:r>
        <w:rPr>
          <w:i/>
          <w:iCs/>
          <w:color w:val="5B6B7B"/>
          <w:sz w:val="20"/>
          <w:szCs w:val="20"/>
        </w:rPr>
        <w:t xml:space="preserve">Authority locked 4 September 2026. Cursor must follow this split. Does not override V1.1, BR-X, dual-cost, </w:t>
      </w:r>
      <w:proofErr w:type="spellStart"/>
      <w:r>
        <w:rPr>
          <w:i/>
          <w:iCs/>
          <w:color w:val="5B6B7B"/>
          <w:sz w:val="20"/>
          <w:szCs w:val="20"/>
        </w:rPr>
        <w:t>unknown≠invented</w:t>
      </w:r>
      <w:proofErr w:type="spellEnd"/>
      <w:r>
        <w:rPr>
          <w:i/>
          <w:iCs/>
          <w:color w:val="5B6B7B"/>
          <w:sz w:val="20"/>
          <w:szCs w:val="20"/>
        </w:rPr>
        <w:t xml:space="preserve"> $0, or owner Plan confirm. </w:t>
      </w:r>
    </w:p>
    <w:p w14:paraId="6991A414" w14:textId="77777777" w:rsidR="00213768" w:rsidRDefault="00000000">
      <w:pPr>
        <w:pStyle w:val="Heading1"/>
        <w:pBdr>
          <w:bottom w:val="single" w:sz="12" w:space="4" w:color="1B365D"/>
        </w:pBdr>
      </w:pPr>
      <w:r>
        <w:t>1. What a collector is</w:t>
      </w:r>
    </w:p>
    <w:p w14:paraId="13507F17" w14:textId="6855107C" w:rsidR="00213768" w:rsidRDefault="00000000">
      <w:pPr>
        <w:spacing w:after="110" w:line="276" w:lineRule="auto"/>
      </w:pPr>
      <w:r>
        <w:rPr>
          <w:color w:val="222222"/>
        </w:rPr>
        <w:t xml:space="preserve">A collector is the standing retrieve template plus the vendor adapter that </w:t>
      </w:r>
      <w:r>
        <w:rPr>
          <w:color w:val="0B5E2A"/>
          <w:u w:val="single"/>
        </w:rPr>
        <w:t>establishes a new income name, then keeps it current.</w:t>
      </w:r>
      <w:r>
        <w:rPr>
          <w:color w:val="222222"/>
        </w:rPr>
        <w:t xml:space="preserve"> It is not Add lots. It is not </w:t>
      </w:r>
      <w:proofErr w:type="gramStart"/>
      <w:r>
        <w:rPr>
          <w:color w:val="222222"/>
        </w:rPr>
        <w:t>broker</w:t>
      </w:r>
      <w:proofErr w:type="gramEnd"/>
      <w:r>
        <w:rPr>
          <w:color w:val="222222"/>
        </w:rPr>
        <w:t xml:space="preserve"> import. It is not the 1099 year-end process.</w:t>
      </w:r>
    </w:p>
    <w:p w14:paraId="12285772" w14:textId="77777777" w:rsidR="00213768" w:rsidRDefault="00000000">
      <w:pPr>
        <w:spacing w:after="110" w:line="276" w:lineRule="auto"/>
      </w:pPr>
      <w:r>
        <w:rPr>
          <w:color w:val="222222"/>
        </w:rPr>
        <w:t xml:space="preserve">An adapter is complete only when three components exist, built in this order: (A) historical declarations, (B) future / plan pay dates, (C) current-year ROC estimate from a 19a-1 / 19.1 tax search (vendor + ticker). </w:t>
      </w:r>
      <w:r>
        <w:rPr>
          <w:color w:val="0B5E2A"/>
          <w:u w:val="single"/>
        </w:rPr>
        <w:t xml:space="preserve">After A/B/C, a completion checklist prompts remaining fields (provider, underlying, frequency, DIV-1, risk, optional </w:t>
      </w:r>
      <w:proofErr w:type="spellStart"/>
      <w:r>
        <w:rPr>
          <w:color w:val="0B5E2A"/>
          <w:u w:val="single"/>
        </w:rPr>
        <w:t>backtest</w:t>
      </w:r>
      <w:proofErr w:type="spellEnd"/>
      <w:r>
        <w:rPr>
          <w:color w:val="0B5E2A"/>
          <w:u w:val="single"/>
        </w:rPr>
        <w:t>). Each field is Accept or Skip. Skip opens a ticket and means not complete.</w:t>
      </w:r>
    </w:p>
    <w:p w14:paraId="30AF6BD5" w14:textId="22664F4C" w:rsidR="00213768" w:rsidRDefault="00000000">
      <w:pPr>
        <w:spacing w:after="110" w:line="276" w:lineRule="auto"/>
      </w:pPr>
      <w:r>
        <w:rPr>
          <w:color w:val="222222"/>
        </w:rPr>
        <w:t xml:space="preserve">Those three fail independently. Each miss is loud and opens a work ticket. Declaration </w:t>
      </w:r>
      <w:proofErr w:type="spellStart"/>
      <w:r>
        <w:rPr>
          <w:color w:val="222222"/>
        </w:rPr>
        <w:t>last_run_ok</w:t>
      </w:r>
      <w:proofErr w:type="spellEnd"/>
      <w:r>
        <w:rPr>
          <w:color w:val="222222"/>
        </w:rPr>
        <w:t xml:space="preserve"> does not require ROC. </w:t>
      </w:r>
      <w:r>
        <w:rPr>
          <w:color w:val="0B5E2A"/>
          <w:u w:val="single"/>
        </w:rPr>
        <w:t xml:space="preserve">The adapter is not called complete until A+B+C have parsed successfully AND the owner has Accept/Skip-resolved the checklist. A ticket is not a substitute for complete. </w:t>
      </w:r>
      <w:proofErr w:type="spellStart"/>
      <w:r>
        <w:rPr>
          <w:color w:val="0B5E2A"/>
          <w:u w:val="single"/>
        </w:rPr>
        <w:t>last_run_ok</w:t>
      </w:r>
      <w:proofErr w:type="spellEnd"/>
      <w:r>
        <w:rPr>
          <w:color w:val="0B5E2A"/>
          <w:u w:val="single"/>
        </w:rPr>
        <w:t xml:space="preserve"> means Step </w:t>
      </w:r>
      <w:proofErr w:type="spellStart"/>
      <w:r>
        <w:rPr>
          <w:color w:val="0B5E2A"/>
          <w:u w:val="single"/>
        </w:rPr>
        <w:t>A</w:t>
      </w:r>
      <w:proofErr w:type="spellEnd"/>
      <w:r>
        <w:rPr>
          <w:color w:val="0B5E2A"/>
          <w:u w:val="single"/>
        </w:rPr>
        <w:t xml:space="preserve"> only — never use it as the lot gate.</w:t>
      </w:r>
    </w:p>
    <w:p w14:paraId="54C8A5CA" w14:textId="49C80A56" w:rsidR="00213768" w:rsidRDefault="00000000">
      <w:pPr>
        <w:spacing w:after="110" w:line="276" w:lineRule="auto"/>
      </w:pPr>
      <w:r>
        <w:rPr>
          <w:color w:val="0B5E2A"/>
          <w:u w:val="single"/>
        </w:rPr>
        <w:t xml:space="preserve">Three states: (1) Saved = identity + template exist; holes allowed; not a holding. (2) Collector complete = A+B+C + checklist resolved; </w:t>
      </w:r>
      <w:proofErr w:type="spellStart"/>
      <w:r>
        <w:rPr>
          <w:color w:val="0B5E2A"/>
          <w:u w:val="single"/>
        </w:rPr>
        <w:t>backtest</w:t>
      </w:r>
      <w:proofErr w:type="spellEnd"/>
      <w:r>
        <w:rPr>
          <w:color w:val="0B5E2A"/>
          <w:u w:val="single"/>
        </w:rPr>
        <w:t xml:space="preserve"> dates optional and do not block. (3) Add lots enabled only at state 2. Add lots is a separate screen (account, date, qty, unit cost). Research never posts a lot. Existing HAKY lots are grandfathered.</w:t>
      </w:r>
    </w:p>
    <w:p w14:paraId="308D274D" w14:textId="5A2D9679" w:rsidR="00213768" w:rsidRDefault="00000000">
      <w:pPr>
        <w:spacing w:after="110" w:line="276" w:lineRule="auto"/>
      </w:pPr>
      <w:r>
        <w:rPr>
          <w:color w:val="222222"/>
        </w:rPr>
        <w:t>Face source on Position Details is the adapter name (</w:t>
      </w:r>
      <w:r w:rsidR="00456D2A">
        <w:rPr>
          <w:color w:val="222222"/>
        </w:rPr>
        <w:t>Unique vendor name</w:t>
      </w:r>
      <w:r>
        <w:rPr>
          <w:color w:val="222222"/>
        </w:rPr>
        <w:t xml:space="preserve">), </w:t>
      </w:r>
      <w:ins w:id="0" w:author="EVTom" w:date="2026-09-04T19:06:00Z">
        <w:r w:rsidR="00456D2A">
          <w:rPr>
            <w:color w:val="222222"/>
          </w:rPr>
          <w:t xml:space="preserve"> </w:t>
        </w:r>
      </w:ins>
    </w:p>
    <w:p w14:paraId="3229848C" w14:textId="77777777" w:rsidR="00213768" w:rsidRDefault="00000000">
      <w:pPr>
        <w:pStyle w:val="Heading1"/>
        <w:pBdr>
          <w:bottom w:val="single" w:sz="12" w:space="4" w:color="1B365D"/>
        </w:pBdr>
      </w:pPr>
      <w:r>
        <w:t>2. Two phases — do not mix them</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
        <w:gridCol w:w="1608"/>
        <w:gridCol w:w="2154"/>
        <w:gridCol w:w="6003"/>
      </w:tblGrid>
      <w:tr w:rsidR="00456D2A" w14:paraId="755C2BC5" w14:textId="77777777">
        <w:tblPrEx>
          <w:tblCellMar>
            <w:top w:w="0" w:type="dxa"/>
            <w:bottom w:w="0" w:type="dxa"/>
          </w:tblCellMar>
        </w:tblPrEx>
        <w:tc>
          <w:tcPr>
            <w:tcW w:w="0" w:type="auto"/>
            <w:shd w:val="clear" w:color="auto" w:fill="1B365D"/>
            <w:tcMar>
              <w:top w:w="46" w:type="dxa"/>
              <w:left w:w="64" w:type="dxa"/>
              <w:bottom w:w="46" w:type="dxa"/>
              <w:right w:w="64" w:type="dxa"/>
            </w:tcMar>
          </w:tcPr>
          <w:p w14:paraId="7DCEC4F3" w14:textId="77777777" w:rsidR="00213768" w:rsidRDefault="00000000">
            <w:r>
              <w:rPr>
                <w:b/>
                <w:bCs/>
                <w:color w:val="FFFFFF"/>
                <w:sz w:val="16"/>
                <w:szCs w:val="16"/>
              </w:rPr>
              <w:t>Phase</w:t>
            </w:r>
          </w:p>
        </w:tc>
        <w:tc>
          <w:tcPr>
            <w:tcW w:w="0" w:type="auto"/>
            <w:shd w:val="clear" w:color="auto" w:fill="1B365D"/>
            <w:tcMar>
              <w:top w:w="46" w:type="dxa"/>
              <w:left w:w="64" w:type="dxa"/>
              <w:bottom w:w="46" w:type="dxa"/>
              <w:right w:w="64" w:type="dxa"/>
            </w:tcMar>
          </w:tcPr>
          <w:p w14:paraId="0066932B" w14:textId="77777777" w:rsidR="00213768" w:rsidRDefault="00000000">
            <w:r>
              <w:rPr>
                <w:b/>
                <w:bCs/>
                <w:color w:val="FFFFFF"/>
                <w:sz w:val="16"/>
                <w:szCs w:val="16"/>
              </w:rPr>
              <w:t>When</w:t>
            </w:r>
          </w:p>
        </w:tc>
        <w:tc>
          <w:tcPr>
            <w:tcW w:w="0" w:type="auto"/>
            <w:shd w:val="clear" w:color="auto" w:fill="1B365D"/>
            <w:tcMar>
              <w:top w:w="46" w:type="dxa"/>
              <w:left w:w="64" w:type="dxa"/>
              <w:bottom w:w="46" w:type="dxa"/>
              <w:right w:w="64" w:type="dxa"/>
            </w:tcMar>
          </w:tcPr>
          <w:p w14:paraId="7A2899E1" w14:textId="77777777" w:rsidR="00213768" w:rsidRDefault="00000000">
            <w:r>
              <w:rPr>
                <w:b/>
                <w:bCs/>
                <w:color w:val="FFFFFF"/>
                <w:sz w:val="16"/>
                <w:szCs w:val="16"/>
              </w:rPr>
              <w:t>Owner types</w:t>
            </w:r>
          </w:p>
        </w:tc>
        <w:tc>
          <w:tcPr>
            <w:tcW w:w="0" w:type="auto"/>
            <w:shd w:val="clear" w:color="auto" w:fill="1B365D"/>
            <w:tcMar>
              <w:top w:w="46" w:type="dxa"/>
              <w:left w:w="64" w:type="dxa"/>
              <w:bottom w:w="46" w:type="dxa"/>
              <w:right w:w="64" w:type="dxa"/>
            </w:tcMar>
          </w:tcPr>
          <w:p w14:paraId="02A454F7" w14:textId="77777777" w:rsidR="00213768" w:rsidRDefault="00000000">
            <w:r>
              <w:rPr>
                <w:b/>
                <w:bCs/>
                <w:color w:val="FFFFFF"/>
                <w:sz w:val="16"/>
                <w:szCs w:val="16"/>
              </w:rPr>
              <w:t>Does</w:t>
            </w:r>
          </w:p>
        </w:tc>
      </w:tr>
      <w:tr w:rsidR="00456D2A" w14:paraId="160CC2B1" w14:textId="77777777">
        <w:tblPrEx>
          <w:tblCellMar>
            <w:top w:w="0" w:type="dxa"/>
            <w:bottom w:w="0" w:type="dxa"/>
          </w:tblCellMar>
        </w:tblPrEx>
        <w:tc>
          <w:tcPr>
            <w:tcW w:w="0" w:type="auto"/>
            <w:shd w:val="clear" w:color="auto" w:fill="FFFFFF"/>
            <w:tcMar>
              <w:top w:w="46" w:type="dxa"/>
              <w:left w:w="64" w:type="dxa"/>
              <w:bottom w:w="46" w:type="dxa"/>
              <w:right w:w="64" w:type="dxa"/>
            </w:tcMar>
          </w:tcPr>
          <w:p w14:paraId="6C080C91" w14:textId="77777777" w:rsidR="00213768" w:rsidRDefault="00000000">
            <w:r>
              <w:rPr>
                <w:color w:val="222222"/>
                <w:sz w:val="16"/>
                <w:szCs w:val="16"/>
              </w:rPr>
              <w:t>I. Initial</w:t>
            </w:r>
          </w:p>
        </w:tc>
        <w:tc>
          <w:tcPr>
            <w:tcW w:w="0" w:type="auto"/>
            <w:shd w:val="clear" w:color="auto" w:fill="FFFFFF"/>
            <w:tcMar>
              <w:top w:w="46" w:type="dxa"/>
              <w:left w:w="64" w:type="dxa"/>
              <w:bottom w:w="46" w:type="dxa"/>
              <w:right w:w="64" w:type="dxa"/>
            </w:tcMar>
          </w:tcPr>
          <w:p w14:paraId="0BD70C18" w14:textId="77777777" w:rsidR="00213768" w:rsidRDefault="00000000">
            <w:r>
              <w:rPr>
                <w:color w:val="222222"/>
                <w:sz w:val="16"/>
                <w:szCs w:val="16"/>
              </w:rPr>
              <w:t>Add Position / first Research</w:t>
            </w:r>
          </w:p>
        </w:tc>
        <w:tc>
          <w:tcPr>
            <w:tcW w:w="0" w:type="auto"/>
            <w:shd w:val="clear" w:color="auto" w:fill="FFFFFF"/>
            <w:tcMar>
              <w:top w:w="46" w:type="dxa"/>
              <w:left w:w="64" w:type="dxa"/>
              <w:bottom w:w="46" w:type="dxa"/>
              <w:right w:w="64" w:type="dxa"/>
            </w:tcMar>
          </w:tcPr>
          <w:p w14:paraId="53F79A1B" w14:textId="77777777" w:rsidR="00213768" w:rsidRDefault="00000000">
            <w:r>
              <w:rPr>
                <w:color w:val="222222"/>
                <w:sz w:val="16"/>
                <w:szCs w:val="16"/>
              </w:rPr>
              <w:t>Symbol + distribution URL (second URL if first history fails)</w:t>
            </w:r>
          </w:p>
        </w:tc>
        <w:tc>
          <w:tcPr>
            <w:tcW w:w="0" w:type="auto"/>
            <w:shd w:val="clear" w:color="auto" w:fill="FFFFFF"/>
            <w:tcMar>
              <w:top w:w="46" w:type="dxa"/>
              <w:left w:w="64" w:type="dxa"/>
              <w:bottom w:w="46" w:type="dxa"/>
              <w:right w:w="64" w:type="dxa"/>
            </w:tcMar>
          </w:tcPr>
          <w:p w14:paraId="5CDFF026" w14:textId="543B72B4" w:rsidR="00213768" w:rsidRDefault="00000000">
            <w:r>
              <w:rPr>
                <w:color w:val="222222"/>
                <w:sz w:val="16"/>
                <w:szCs w:val="16"/>
              </w:rPr>
              <w:t xml:space="preserve">Build template. A then B then C. Price once. Checklist. </w:t>
            </w:r>
          </w:p>
        </w:tc>
      </w:tr>
      <w:tr w:rsidR="00456D2A" w14:paraId="2917E243" w14:textId="77777777">
        <w:tblPrEx>
          <w:tblCellMar>
            <w:top w:w="0" w:type="dxa"/>
            <w:bottom w:w="0" w:type="dxa"/>
          </w:tblCellMar>
        </w:tblPrEx>
        <w:tc>
          <w:tcPr>
            <w:tcW w:w="0" w:type="auto"/>
            <w:shd w:val="clear" w:color="auto" w:fill="F4F7FB"/>
            <w:tcMar>
              <w:top w:w="46" w:type="dxa"/>
              <w:left w:w="64" w:type="dxa"/>
              <w:bottom w:w="46" w:type="dxa"/>
              <w:right w:w="64" w:type="dxa"/>
            </w:tcMar>
          </w:tcPr>
          <w:p w14:paraId="0295AE76" w14:textId="77777777" w:rsidR="00213768" w:rsidRDefault="00000000">
            <w:r>
              <w:rPr>
                <w:color w:val="222222"/>
                <w:sz w:val="16"/>
                <w:szCs w:val="16"/>
              </w:rPr>
              <w:t>II. Runtime</w:t>
            </w:r>
          </w:p>
        </w:tc>
        <w:tc>
          <w:tcPr>
            <w:tcW w:w="0" w:type="auto"/>
            <w:shd w:val="clear" w:color="auto" w:fill="F4F7FB"/>
            <w:tcMar>
              <w:top w:w="46" w:type="dxa"/>
              <w:left w:w="64" w:type="dxa"/>
              <w:bottom w:w="46" w:type="dxa"/>
              <w:right w:w="64" w:type="dxa"/>
            </w:tcMar>
          </w:tcPr>
          <w:p w14:paraId="43529426" w14:textId="77777777" w:rsidR="00213768" w:rsidRDefault="00000000">
            <w:r>
              <w:rPr>
                <w:color w:val="222222"/>
                <w:sz w:val="16"/>
                <w:szCs w:val="16"/>
              </w:rPr>
              <w:t>Daily / weekly after complete + open lots</w:t>
            </w:r>
          </w:p>
        </w:tc>
        <w:tc>
          <w:tcPr>
            <w:tcW w:w="0" w:type="auto"/>
            <w:shd w:val="clear" w:color="auto" w:fill="F4F7FB"/>
            <w:tcMar>
              <w:top w:w="46" w:type="dxa"/>
              <w:left w:w="64" w:type="dxa"/>
              <w:bottom w:w="46" w:type="dxa"/>
              <w:right w:w="64" w:type="dxa"/>
            </w:tcMar>
          </w:tcPr>
          <w:p w14:paraId="520A40E2" w14:textId="77777777" w:rsidR="00213768" w:rsidRDefault="00000000">
            <w:r>
              <w:rPr>
                <w:color w:val="222222"/>
                <w:sz w:val="16"/>
                <w:szCs w:val="16"/>
              </w:rPr>
              <w:t>Nothing unless ticket, Force refresh, or ROC request</w:t>
            </w:r>
          </w:p>
        </w:tc>
        <w:tc>
          <w:tcPr>
            <w:tcW w:w="0" w:type="auto"/>
            <w:shd w:val="clear" w:color="auto" w:fill="F4F7FB"/>
            <w:tcMar>
              <w:top w:w="46" w:type="dxa"/>
              <w:left w:w="64" w:type="dxa"/>
              <w:bottom w:w="46" w:type="dxa"/>
              <w:right w:w="64" w:type="dxa"/>
            </w:tcMar>
          </w:tcPr>
          <w:p w14:paraId="6E680F17" w14:textId="688370B7" w:rsidR="00213768" w:rsidRDefault="00000000">
            <w:r>
              <w:rPr>
                <w:color w:val="222222"/>
                <w:sz w:val="16"/>
                <w:szCs w:val="16"/>
              </w:rPr>
              <w:t>Incremental declarations. Date moves on un</w:t>
            </w:r>
            <w:r w:rsidR="00456D2A">
              <w:rPr>
                <w:color w:val="222222"/>
                <w:sz w:val="16"/>
                <w:szCs w:val="16"/>
              </w:rPr>
              <w:t>-</w:t>
            </w:r>
            <w:r>
              <w:rPr>
                <w:color w:val="222222"/>
                <w:sz w:val="16"/>
                <w:szCs w:val="16"/>
              </w:rPr>
              <w:t xml:space="preserve">occurred rows only. </w:t>
            </w:r>
            <w:r>
              <w:rPr>
                <w:color w:val="0B5E2A"/>
                <w:sz w:val="16"/>
                <w:szCs w:val="16"/>
                <w:u w:val="single"/>
              </w:rPr>
              <w:t>ROC = Complete research / Fill gaps using 19a-1 search. 1099 actual is next year.</w:t>
            </w:r>
            <w:r w:rsidR="00456D2A">
              <w:rPr>
                <w:color w:val="0B5E2A"/>
                <w:sz w:val="16"/>
                <w:szCs w:val="16"/>
                <w:u w:val="single"/>
              </w:rPr>
              <w:t xml:space="preserve"> 1099 is a separate process unrelated to the </w:t>
            </w:r>
            <w:proofErr w:type="spellStart"/>
            <w:r w:rsidR="00456D2A">
              <w:rPr>
                <w:color w:val="0B5E2A"/>
                <w:sz w:val="16"/>
                <w:szCs w:val="16"/>
                <w:u w:val="single"/>
              </w:rPr>
              <w:t>forcast</w:t>
            </w:r>
            <w:proofErr w:type="spellEnd"/>
            <w:r w:rsidR="00456D2A">
              <w:rPr>
                <w:color w:val="0B5E2A"/>
                <w:sz w:val="16"/>
                <w:szCs w:val="16"/>
                <w:u w:val="single"/>
              </w:rPr>
              <w:t xml:space="preserve"> </w:t>
            </w:r>
          </w:p>
        </w:tc>
      </w:tr>
    </w:tbl>
    <w:p w14:paraId="144FF664" w14:textId="77777777" w:rsidR="00213768" w:rsidRDefault="00000000">
      <w:pPr>
        <w:pStyle w:val="Heading1"/>
        <w:pBdr>
          <w:bottom w:val="single" w:sz="12" w:space="4" w:color="1B365D"/>
        </w:pBdr>
      </w:pPr>
      <w:r>
        <w:t>3. Phase I — initial position creation</w:t>
      </w:r>
    </w:p>
    <w:p w14:paraId="5AAC09D5" w14:textId="77777777" w:rsidR="00213768" w:rsidRDefault="00000000">
      <w:pPr>
        <w:pStyle w:val="Heading2"/>
      </w:pPr>
      <w:r>
        <w:t>3.1 Owner seed</w:t>
      </w:r>
    </w:p>
    <w:p w14:paraId="1502105D" w14:textId="77777777" w:rsidR="00213768" w:rsidRDefault="00000000">
      <w:pPr>
        <w:spacing w:after="110" w:line="276" w:lineRule="auto"/>
      </w:pPr>
      <w:r>
        <w:rPr>
          <w:color w:val="222222"/>
        </w:rPr>
        <w:t xml:space="preserve">Required: symbol, distribution URL. Not asked on this screen: lots, tier, frequency, Plan $, ROC %, provider. </w:t>
      </w:r>
      <w:r>
        <w:rPr>
          <w:color w:val="0B5E2A"/>
          <w:u w:val="single"/>
        </w:rPr>
        <w:t>Those fields appear on the post-retrieve checklist, not on seed.</w:t>
      </w:r>
    </w:p>
    <w:p w14:paraId="0B3A8D6A" w14:textId="77777777" w:rsidR="00213768" w:rsidRDefault="00000000">
      <w:pPr>
        <w:spacing w:after="110" w:line="276" w:lineRule="auto"/>
      </w:pPr>
      <w:r>
        <w:rPr>
          <w:color w:val="222222"/>
        </w:rPr>
        <w:t xml:space="preserve">If the first URL does not yield a </w:t>
      </w:r>
      <w:proofErr w:type="spellStart"/>
      <w:r>
        <w:rPr>
          <w:color w:val="222222"/>
        </w:rPr>
        <w:t>parseable</w:t>
      </w:r>
      <w:proofErr w:type="spellEnd"/>
      <w:r>
        <w:rPr>
          <w:color w:val="222222"/>
        </w:rPr>
        <w:t xml:space="preserve"> distribution table, prompt for a second URL and try once more. Two tries. Then loud fail — adapter is not built. Manual adapter is parked.</w:t>
      </w:r>
    </w:p>
    <w:p w14:paraId="604FD5E0" w14:textId="77777777" w:rsidR="00213768" w:rsidRDefault="00000000">
      <w:pPr>
        <w:pStyle w:val="Heading2"/>
      </w:pPr>
      <w:r>
        <w:t>3.2 Step A — historical declarations</w:t>
      </w:r>
    </w:p>
    <w:p w14:paraId="71CCDF51" w14:textId="77777777" w:rsidR="00213768" w:rsidRDefault="00000000">
      <w:pPr>
        <w:spacing w:after="110" w:line="276" w:lineRule="auto"/>
      </w:pPr>
      <w:r>
        <w:rPr>
          <w:color w:val="222222"/>
        </w:rPr>
        <w:t>Fetch the issuer distribution page. Parse paid rows. Payable date is the stored event date. Sat–Fri Income Plan week is derived after payable date is known. Store every paid vendor row, not only 12.</w:t>
      </w:r>
    </w:p>
    <w:p w14:paraId="5BA02AAC" w14:textId="510AA175" w:rsidR="00213768" w:rsidRDefault="00000000">
      <w:pPr>
        <w:spacing w:after="110" w:line="276" w:lineRule="auto"/>
      </w:pPr>
      <w:r>
        <w:rPr>
          <w:color w:val="0B5E2A"/>
          <w:u w:val="single"/>
        </w:rPr>
        <w:t>Fewer than 12 paid: search ticker + inception date, count expected periods from frequency × time since inception, show that evidence. Owner Yes = accept short history. Owner No or inception not found = ticket and not complete. This is established here, not deferred.</w:t>
      </w:r>
    </w:p>
    <w:p w14:paraId="2A91F941" w14:textId="77777777" w:rsidR="00213768" w:rsidRDefault="00000000">
      <w:pPr>
        <w:spacing w:after="110" w:line="276" w:lineRule="auto"/>
      </w:pPr>
      <w:r>
        <w:rPr>
          <w:color w:val="222222"/>
        </w:rPr>
        <w:t>After post, fetch and re-parse the same page and compare amounts/dates/scale to SQLite. That validates the parser. SQLite-only reread is not enough.</w:t>
      </w:r>
    </w:p>
    <w:p w14:paraId="3D13F440" w14:textId="77777777" w:rsidR="00213768" w:rsidRDefault="00000000">
      <w:pPr>
        <w:spacing w:after="110" w:line="276" w:lineRule="auto"/>
      </w:pPr>
      <w:del w:id="1" w:author="Grok" w:date="2026-09-04T18:21:00Z">
        <w:r>
          <w:rPr>
            <w:strike/>
            <w:color w:val="9B1C1C"/>
          </w:rPr>
          <w:delText>If the page changed, persist changed amounts (supersede).</w:delText>
        </w:r>
      </w:del>
      <w:r>
        <w:rPr>
          <w:color w:val="0B5E2A"/>
          <w:u w:val="single"/>
        </w:rPr>
        <w:t>Already-paid declaration amount/date does not change without owner approval (ticket). New unpaid payable dates may be added. Source = adapter name + URL + time.</w:t>
      </w:r>
    </w:p>
    <w:p w14:paraId="418E1996" w14:textId="77777777" w:rsidR="00213768" w:rsidRDefault="00000000">
      <w:pPr>
        <w:pStyle w:val="Heading2"/>
      </w:pPr>
      <w:r>
        <w:t>3.3 Step B — future / plan pay dates</w:t>
      </w:r>
    </w:p>
    <w:p w14:paraId="03785D46" w14:textId="77777777" w:rsidR="00213768" w:rsidRDefault="00000000">
      <w:pPr>
        <w:spacing w:after="110" w:line="276" w:lineRule="auto"/>
      </w:pPr>
      <w:r>
        <w:rPr>
          <w:color w:val="222222"/>
        </w:rPr>
        <w:t>Create a reusable template for future date retrieval. Try vendor-published upcoming pays on the same issuer site. If none, derive remaining dates through 31 Dec from paid history + frequency (monthly last-day, weekly remaining Sat–Fri, quarterly ~91 days).</w:t>
      </w:r>
    </w:p>
    <w:p w14:paraId="3B9EE85F" w14:textId="77777777" w:rsidR="00213768" w:rsidRDefault="00000000">
      <w:pPr>
        <w:spacing w:after="110" w:line="276" w:lineRule="auto"/>
      </w:pPr>
      <w:r>
        <w:rPr>
          <w:color w:val="222222"/>
        </w:rPr>
        <w:t xml:space="preserve">This full derive is </w:t>
      </w:r>
      <w:r>
        <w:rPr>
          <w:color w:val="0B5E2A"/>
          <w:u w:val="single"/>
        </w:rPr>
        <w:t>only on the initial run. Runtime does not rebuild the remaining year from scratch. Runtime only applies a new vendor payable date to dates that have not yet occurred.</w:t>
      </w:r>
    </w:p>
    <w:p w14:paraId="5A456937" w14:textId="77777777" w:rsidR="00213768" w:rsidRDefault="00000000">
      <w:pPr>
        <w:spacing w:after="110" w:line="276" w:lineRule="auto"/>
      </w:pPr>
      <w:r>
        <w:rPr>
          <w:color w:val="222222"/>
        </w:rPr>
        <w:t>Cap planned events: Weekly 52, Monthly 12, Quarterly 4 per year. Wrong count = ticket.</w:t>
      </w:r>
    </w:p>
    <w:p w14:paraId="33E2419E" w14:textId="77777777" w:rsidR="00213768" w:rsidRDefault="00000000">
      <w:pPr>
        <w:spacing w:after="110" w:line="276" w:lineRule="auto"/>
      </w:pPr>
      <w:r>
        <w:rPr>
          <w:color w:val="222222"/>
        </w:rPr>
        <w:t xml:space="preserve">Owner may override dates. When a later declaration names a different payable date (derived 30 May, notice 1 Jun), move that </w:t>
      </w:r>
      <w:proofErr w:type="spellStart"/>
      <w:r>
        <w:rPr>
          <w:color w:val="222222"/>
        </w:rPr>
        <w:t>unoccurred</w:t>
      </w:r>
      <w:proofErr w:type="spellEnd"/>
      <w:r>
        <w:rPr>
          <w:color w:val="222222"/>
        </w:rPr>
        <w:t xml:space="preserve"> plan date and remap the week. Never change Plan $/share when correcting a date.</w:t>
      </w:r>
    </w:p>
    <w:p w14:paraId="09FC0DB0" w14:textId="77777777" w:rsidR="00213768" w:rsidRDefault="00000000">
      <w:pPr>
        <w:pStyle w:val="Heading2"/>
      </w:pPr>
      <w:r>
        <w:t>3.4 Step C — current-year ROC (19a-1)</w:t>
      </w:r>
    </w:p>
    <w:p w14:paraId="25A5D0C3" w14:textId="77777777" w:rsidR="00213768" w:rsidRDefault="00000000">
      <w:pPr>
        <w:spacing w:after="110" w:line="276" w:lineRule="auto"/>
      </w:pPr>
      <w:r>
        <w:rPr>
          <w:color w:val="222222"/>
        </w:rPr>
        <w:t>Search, do not invent filenames. Query: (19a-1 OR 19.1 OR "Form 19a-1" OR "tax information") + vendor + ticker. Prefer the vendor host. If search fails, prompt for a ROC URL and build the reusable ROC template from the working link.</w:t>
      </w:r>
    </w:p>
    <w:p w14:paraId="654688AD" w14:textId="77777777" w:rsidR="00213768" w:rsidRDefault="00000000">
      <w:pPr>
        <w:spacing w:after="110" w:line="276" w:lineRule="auto"/>
      </w:pPr>
      <w:r>
        <w:rPr>
          <w:color w:val="222222"/>
        </w:rPr>
        <w:t>Parse Estimated Return of Capital / “percent of such dividend will be a return of capital.” Persist 2026 estimate 0–100 only when parsed. Source URL required. 0 is valid only if the notice says 0. Miss = unknown + ticket. Never invent 0%.</w:t>
      </w:r>
    </w:p>
    <w:p w14:paraId="5DF64BC2" w14:textId="35F67DEC" w:rsidR="00213768" w:rsidRDefault="00000000">
      <w:pPr>
        <w:spacing w:after="110" w:line="276" w:lineRule="auto"/>
      </w:pPr>
      <w:r>
        <w:rPr>
          <w:color w:val="0B5E2A"/>
          <w:u w:val="single"/>
        </w:rPr>
        <w:t>Collector complete requires a parsed estimate OR an owner-typed estimate on the checklist. A miss ticket without an owner number is not complete. New name: no prior-year 1099. Not held that year = N/A. 1099 actual is a separate following-year process.</w:t>
      </w:r>
    </w:p>
    <w:p w14:paraId="4CC5356E" w14:textId="77777777" w:rsidR="00213768" w:rsidRDefault="00000000">
      <w:pPr>
        <w:spacing w:after="110" w:line="276" w:lineRule="auto"/>
      </w:pPr>
      <w:proofErr w:type="spellStart"/>
      <w:r>
        <w:rPr>
          <w:color w:val="222222"/>
        </w:rPr>
        <w:t>needs_roc_research</w:t>
      </w:r>
      <w:proofErr w:type="spellEnd"/>
      <w:r>
        <w:rPr>
          <w:color w:val="222222"/>
        </w:rPr>
        <w:t xml:space="preserve"> stays true until the owner accepts the estimate as the working current-year percent. Strip: estimate-only | N/A prior year | missing-1099 only if held that year.</w:t>
      </w:r>
    </w:p>
    <w:p w14:paraId="449FA2A4" w14:textId="77777777" w:rsidR="00213768" w:rsidRDefault="00000000">
      <w:pPr>
        <w:pStyle w:val="Heading2"/>
      </w:pPr>
      <w:r>
        <w:t>3.5 Identity, price, checklist</w:t>
      </w:r>
    </w:p>
    <w:p w14:paraId="3B2F33B6" w14:textId="77777777" w:rsidR="00213768" w:rsidRDefault="00000000">
      <w:pPr>
        <w:spacing w:after="110" w:line="276" w:lineRule="auto"/>
      </w:pPr>
      <w:r>
        <w:rPr>
          <w:color w:val="222222"/>
        </w:rPr>
        <w:t xml:space="preserve">Add the symbol to the daily price lookup after the first successful quote. Fail loud; keep last good quote; never $0. Price is not declaration </w:t>
      </w:r>
      <w:proofErr w:type="spellStart"/>
      <w:r>
        <w:rPr>
          <w:color w:val="222222"/>
        </w:rPr>
        <w:t>last_run_ok</w:t>
      </w:r>
      <w:proofErr w:type="spellEnd"/>
      <w:r>
        <w:rPr>
          <w:color w:val="222222"/>
        </w:rPr>
        <w:t>.</w:t>
      </w:r>
    </w:p>
    <w:p w14:paraId="1CDFA78F" w14:textId="77777777" w:rsidR="00213768" w:rsidRDefault="00000000">
      <w:pPr>
        <w:spacing w:after="110" w:line="276" w:lineRule="auto"/>
      </w:pPr>
      <w:r>
        <w:rPr>
          <w:color w:val="222222"/>
        </w:rPr>
        <w:t>Provider, legal name, underlying from the issuer page. If underlying cannot be determined, prompt on the checklist (NVDY→NVDA, HAKY→HACK).</w:t>
      </w:r>
    </w:p>
    <w:p w14:paraId="4B2BD5A4" w14:textId="77777777" w:rsidR="00213768" w:rsidRDefault="00000000">
      <w:pPr>
        <w:spacing w:after="110" w:line="276" w:lineRule="auto"/>
      </w:pPr>
      <w:r>
        <w:rPr>
          <w:color w:val="222222"/>
        </w:rPr>
        <w:t xml:space="preserve">Income payer → </w:t>
      </w:r>
      <w:proofErr w:type="spellStart"/>
      <w:r>
        <w:rPr>
          <w:color w:val="222222"/>
        </w:rPr>
        <w:t>div_type</w:t>
      </w:r>
      <w:proofErr w:type="spellEnd"/>
      <w:r>
        <w:rPr>
          <w:color w:val="222222"/>
        </w:rPr>
        <w:t xml:space="preserve"> DIV-1. Empty </w:t>
      </w:r>
      <w:proofErr w:type="spellStart"/>
      <w:r>
        <w:rPr>
          <w:color w:val="222222"/>
        </w:rPr>
        <w:t>div_type</w:t>
      </w:r>
      <w:proofErr w:type="spellEnd"/>
      <w:r>
        <w:rPr>
          <w:color w:val="222222"/>
        </w:rPr>
        <w:t xml:space="preserve"> = ticket. CASH names (SPAXX / FDRXX / SWVXX) use the interest adapter (par $1). </w:t>
      </w:r>
      <w:r>
        <w:rPr>
          <w:color w:val="0B5E2A"/>
          <w:u w:val="single"/>
        </w:rPr>
        <w:t xml:space="preserve">Keep schema </w:t>
      </w:r>
      <w:proofErr w:type="spellStart"/>
      <w:r>
        <w:rPr>
          <w:color w:val="0B5E2A"/>
          <w:u w:val="single"/>
        </w:rPr>
        <w:t>div_type</w:t>
      </w:r>
      <w:proofErr w:type="spellEnd"/>
      <w:r>
        <w:rPr>
          <w:color w:val="0B5E2A"/>
          <w:u w:val="single"/>
        </w:rPr>
        <w:t>=CASH. DIV-2 is only a nickname for that adapter class — do not rename the column.</w:t>
      </w:r>
    </w:p>
    <w:p w14:paraId="6BAFD35C" w14:textId="77777777" w:rsidR="00213768" w:rsidRDefault="00000000">
      <w:pPr>
        <w:spacing w:after="110" w:line="276" w:lineRule="auto"/>
      </w:pPr>
      <w:r>
        <w:rPr>
          <w:color w:val="222222"/>
        </w:rPr>
        <w:t xml:space="preserve">Suggested tier + short overview may appear. Risk is an on-screen dropdown the owner sets. Never auto-apply. </w:t>
      </w:r>
      <w:r>
        <w:rPr>
          <w:color w:val="0B5E2A"/>
          <w:u w:val="single"/>
        </w:rPr>
        <w:t xml:space="preserve">Checklist fields the owner must Accept or Skip: provider, name, underlying, frequency, DIV-1/CASH, ROC estimate, risk (Foundation / Core / Risk On / Undecided). </w:t>
      </w:r>
      <w:proofErr w:type="spellStart"/>
      <w:r>
        <w:rPr>
          <w:color w:val="0B5E2A"/>
          <w:u w:val="single"/>
        </w:rPr>
        <w:t>Backtest</w:t>
      </w:r>
      <w:proofErr w:type="spellEnd"/>
      <w:r>
        <w:rPr>
          <w:color w:val="0B5E2A"/>
          <w:u w:val="single"/>
        </w:rPr>
        <w:t xml:space="preserve"> dates optional — Skip does not block complete.</w:t>
      </w:r>
    </w:p>
    <w:p w14:paraId="534C6802" w14:textId="77777777" w:rsidR="00213768" w:rsidRDefault="00000000">
      <w:pPr>
        <w:pStyle w:val="Heading2"/>
      </w:pPr>
      <w:r>
        <w:t>3.6 Phase I done when</w:t>
      </w:r>
    </w:p>
    <w:p w14:paraId="353EEAAC" w14:textId="4C498BAB" w:rsidR="00213768" w:rsidRDefault="00000000">
      <w:pPr>
        <w:spacing w:after="110" w:line="276" w:lineRule="auto"/>
      </w:pPr>
      <w:r>
        <w:rPr>
          <w:color w:val="0B5E2A"/>
          <w:u w:val="single"/>
        </w:rPr>
        <w:t>Collector complete when: reusable templates exist (declarations, dates, ROC, price); paid history stored (or owner accepted &lt;12 via inception evidence); remaining-year dates exist; ROC estimate parsed or owner-typed; last price Current, Stale, or Unavailable (never silent $0); checklist Accept/Skip finished. Then the UI offers Add lots. It does not post a lot.</w:t>
      </w:r>
    </w:p>
    <w:p w14:paraId="49BD8913" w14:textId="77777777" w:rsidR="00213768" w:rsidRDefault="00000000">
      <w:pPr>
        <w:pStyle w:val="Heading1"/>
        <w:pBdr>
          <w:bottom w:val="single" w:sz="12" w:space="4" w:color="1B365D"/>
        </w:pBdr>
      </w:pPr>
      <w:r>
        <w:t>4. Phase II — runtime</w:t>
      </w:r>
    </w:p>
    <w:p w14:paraId="07406769" w14:textId="77777777" w:rsidR="00213768" w:rsidRDefault="00000000">
      <w:pPr>
        <w:pStyle w:val="Heading2"/>
      </w:pPr>
      <w:r>
        <w:t>4.1 Who runs</w:t>
      </w:r>
    </w:p>
    <w:p w14:paraId="4CCBE1E3" w14:textId="77777777" w:rsidR="00213768" w:rsidRDefault="00000000">
      <w:pPr>
        <w:spacing w:after="110" w:line="276" w:lineRule="auto"/>
      </w:pPr>
      <w:r>
        <w:rPr>
          <w:color w:val="222222"/>
        </w:rPr>
        <w:t xml:space="preserve">Routine declaration refresh runs only on open positions (open lots). </w:t>
      </w:r>
      <w:r>
        <w:rPr>
          <w:color w:val="0B5E2A"/>
          <w:u w:val="single"/>
        </w:rPr>
        <w:t>Names that are Saved but not collector-complete do not enter the daily fleet.</w:t>
      </w:r>
    </w:p>
    <w:p w14:paraId="44A5AAE4" w14:textId="77777777" w:rsidR="00213768" w:rsidRDefault="00000000">
      <w:pPr>
        <w:spacing w:after="110" w:line="276" w:lineRule="auto"/>
      </w:pPr>
      <w:r>
        <w:rPr>
          <w:color w:val="222222"/>
        </w:rPr>
        <w:t>Add lot does not re-run history, ROC, or plan dates.</w:t>
      </w:r>
    </w:p>
    <w:p w14:paraId="2299B61C" w14:textId="77777777" w:rsidR="00213768" w:rsidRDefault="00000000">
      <w:pPr>
        <w:pStyle w:val="Heading2"/>
      </w:pPr>
      <w:r>
        <w:t>4.2 Daily / weekly declaration collect</w:t>
      </w:r>
    </w:p>
    <w:p w14:paraId="7DEC1C5F" w14:textId="77777777" w:rsidR="00213768" w:rsidRDefault="00000000">
      <w:pPr>
        <w:spacing w:after="110" w:line="276" w:lineRule="auto"/>
      </w:pPr>
      <w:r>
        <w:rPr>
          <w:color w:val="222222"/>
        </w:rPr>
        <w:t xml:space="preserve">Default: Run misses only (last declaration run not ok today). Run enabled = all enabled open income names, </w:t>
      </w:r>
      <w:proofErr w:type="spellStart"/>
      <w:r>
        <w:rPr>
          <w:color w:val="222222"/>
        </w:rPr>
        <w:t>forceRefresh</w:t>
      </w:r>
      <w:proofErr w:type="spellEnd"/>
      <w:r>
        <w:rPr>
          <w:color w:val="222222"/>
        </w:rPr>
        <w:t xml:space="preserve"> false. Force refresh = one symbol, hits the issuer again. Reload fleet = query only, no HTTP.</w:t>
      </w:r>
    </w:p>
    <w:p w14:paraId="66095E4C" w14:textId="77777777" w:rsidR="00213768" w:rsidRDefault="00000000">
      <w:pPr>
        <w:spacing w:after="110" w:line="276" w:lineRule="auto"/>
      </w:pPr>
      <w:r>
        <w:rPr>
          <w:color w:val="222222"/>
        </w:rPr>
        <w:t>If last run ok today and content hash matches, do not fetch. Result: unchanged.</w:t>
      </w:r>
    </w:p>
    <w:p w14:paraId="10737822" w14:textId="3C7FFD28" w:rsidR="00213768" w:rsidRDefault="00000000">
      <w:pPr>
        <w:spacing w:after="110" w:line="276" w:lineRule="auto"/>
      </w:pPr>
      <w:r>
        <w:rPr>
          <w:color w:val="0B5E2A"/>
          <w:u w:val="single"/>
        </w:rPr>
        <w:t xml:space="preserve">If the page changed: add new unpaid payable dates; move </w:t>
      </w:r>
      <w:proofErr w:type="spellStart"/>
      <w:r>
        <w:rPr>
          <w:color w:val="0B5E2A"/>
          <w:u w:val="single"/>
        </w:rPr>
        <w:t>unoccurred</w:t>
      </w:r>
      <w:proofErr w:type="spellEnd"/>
      <w:r>
        <w:rPr>
          <w:color w:val="0B5E2A"/>
          <w:u w:val="single"/>
        </w:rPr>
        <w:t xml:space="preserve"> plan dates to the new notice date; do not change already-paid rows without owner approval; do not clone stored months.</w:t>
      </w:r>
    </w:p>
    <w:p w14:paraId="38D460C2" w14:textId="77777777" w:rsidR="00213768" w:rsidRDefault="00000000">
      <w:pPr>
        <w:spacing w:after="110" w:line="276" w:lineRule="auto"/>
      </w:pPr>
      <w:r>
        <w:rPr>
          <w:color w:val="222222"/>
        </w:rPr>
        <w:t>Do not rewrite identity, confirmed frequency, owner Plan $, lots, or ROC observations on a declaration run.</w:t>
      </w:r>
    </w:p>
    <w:p w14:paraId="4690B2FD" w14:textId="77777777" w:rsidR="00213768" w:rsidRDefault="00000000">
      <w:pPr>
        <w:pStyle w:val="Heading2"/>
      </w:pPr>
      <w:r>
        <w:t>4.3 Runtime dates and ROC</w:t>
      </w:r>
    </w:p>
    <w:p w14:paraId="382F7CD0" w14:textId="77777777" w:rsidR="00213768" w:rsidRDefault="00000000">
      <w:pPr>
        <w:spacing w:after="110" w:line="276" w:lineRule="auto"/>
      </w:pPr>
      <w:r>
        <w:rPr>
          <w:color w:val="222222"/>
        </w:rPr>
        <w:t>Validate planned date count vs frequency (4/12/52).</w:t>
      </w:r>
    </w:p>
    <w:p w14:paraId="10D3F66E" w14:textId="151FBFCD" w:rsidR="00213768" w:rsidRDefault="00000000">
      <w:pPr>
        <w:spacing w:after="110" w:line="276" w:lineRule="auto"/>
      </w:pPr>
      <w:r>
        <w:rPr>
          <w:color w:val="0B5E2A"/>
          <w:u w:val="single"/>
        </w:rPr>
        <w:t>ROC is not the declaration collector. In-year ROC = Complete research or Fill research gaps using the same 19a-1 search as Phase I. 1099 actual stays next year and is not the runtime trigger.</w:t>
      </w:r>
    </w:p>
    <w:p w14:paraId="2EA19CA6" w14:textId="77777777" w:rsidR="00213768" w:rsidRDefault="00000000">
      <w:pPr>
        <w:pStyle w:val="Heading2"/>
      </w:pPr>
      <w:r>
        <w:t>4.4–4.6 Price, broker, tickets</w:t>
      </w:r>
    </w:p>
    <w:p w14:paraId="0903591C" w14:textId="77777777" w:rsidR="00213768" w:rsidRDefault="00000000">
      <w:pPr>
        <w:spacing w:after="110" w:line="276" w:lineRule="auto"/>
      </w:pPr>
      <w:r>
        <w:rPr>
          <w:color w:val="222222"/>
        </w:rPr>
        <w:t>Price: separate daily job. Show price and as-of. Fail → Stale last good quote, never $0. Do not stack duplicate quotes for the same as-of and source.</w:t>
      </w:r>
    </w:p>
    <w:p w14:paraId="607E419D" w14:textId="77777777" w:rsidR="00213768" w:rsidRDefault="00000000">
      <w:pPr>
        <w:spacing w:after="110" w:line="276" w:lineRule="auto"/>
      </w:pPr>
      <w:r>
        <w:rPr>
          <w:color w:val="222222"/>
        </w:rPr>
        <w:t>Broker actuals: Fidelity/Schwab import only. Writes ledger actual $. Never writes declarations or Plan $. Income Plan row has three amounts: plan (owner), declaration (issuer), actual (broker).</w:t>
      </w:r>
    </w:p>
    <w:p w14:paraId="66A817F2" w14:textId="77777777" w:rsidR="00213768" w:rsidRDefault="00000000">
      <w:pPr>
        <w:spacing w:after="110" w:line="276" w:lineRule="auto"/>
      </w:pPr>
      <w:r>
        <w:rPr>
          <w:color w:val="222222"/>
        </w:rPr>
        <w:t xml:space="preserve">Tickets when: </w:t>
      </w:r>
      <w:proofErr w:type="spellStart"/>
      <w:r>
        <w:rPr>
          <w:color w:val="222222"/>
        </w:rPr>
        <w:t>last_run</w:t>
      </w:r>
      <w:proofErr w:type="spellEnd"/>
      <w:r>
        <w:rPr>
          <w:color w:val="222222"/>
        </w:rPr>
        <w:t xml:space="preserve"> false, parse miss, &lt;12 unpaid and inception not accepted, empty </w:t>
      </w:r>
      <w:proofErr w:type="spellStart"/>
      <w:r>
        <w:rPr>
          <w:color w:val="222222"/>
        </w:rPr>
        <w:t>div_type</w:t>
      </w:r>
      <w:proofErr w:type="spellEnd"/>
      <w:r>
        <w:rPr>
          <w:color w:val="222222"/>
        </w:rPr>
        <w:t xml:space="preserve">, missing underlying after Skip, frequency cannot be derived, planned date count wrong, 19a-1 search miss. Fields: symbol, security, field, reason, URLs tried, </w:t>
      </w:r>
      <w:proofErr w:type="spellStart"/>
      <w:r>
        <w:rPr>
          <w:color w:val="222222"/>
        </w:rPr>
        <w:t>opened_on</w:t>
      </w:r>
      <w:proofErr w:type="spellEnd"/>
      <w:r>
        <w:rPr>
          <w:color w:val="222222"/>
        </w:rPr>
        <w:t xml:space="preserve">, </w:t>
      </w:r>
      <w:proofErr w:type="spellStart"/>
      <w:r>
        <w:rPr>
          <w:color w:val="222222"/>
        </w:rPr>
        <w:t>open|done</w:t>
      </w:r>
      <w:proofErr w:type="spellEnd"/>
      <w:r>
        <w:rPr>
          <w:color w:val="222222"/>
        </w:rPr>
        <w:t>.</w:t>
      </w:r>
    </w:p>
    <w:p w14:paraId="59AB9F0A" w14:textId="77777777" w:rsidR="00213768" w:rsidRDefault="00000000">
      <w:pPr>
        <w:pStyle w:val="Heading1"/>
        <w:pBdr>
          <w:bottom w:val="single" w:sz="12" w:space="4" w:color="1B365D"/>
        </w:pBdr>
      </w:pPr>
      <w:r>
        <w:t>5. Button map</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8"/>
        <w:gridCol w:w="2232"/>
        <w:gridCol w:w="6212"/>
      </w:tblGrid>
      <w:tr w:rsidR="00213768" w14:paraId="1E9570D3" w14:textId="77777777">
        <w:tblPrEx>
          <w:tblCellMar>
            <w:top w:w="0" w:type="dxa"/>
            <w:bottom w:w="0" w:type="dxa"/>
          </w:tblCellMar>
        </w:tblPrEx>
        <w:tc>
          <w:tcPr>
            <w:tcW w:w="0" w:type="auto"/>
            <w:shd w:val="clear" w:color="auto" w:fill="1B365D"/>
            <w:tcMar>
              <w:top w:w="46" w:type="dxa"/>
              <w:left w:w="64" w:type="dxa"/>
              <w:bottom w:w="46" w:type="dxa"/>
              <w:right w:w="64" w:type="dxa"/>
            </w:tcMar>
          </w:tcPr>
          <w:p w14:paraId="280133B4" w14:textId="77777777" w:rsidR="00213768" w:rsidRDefault="00000000">
            <w:r>
              <w:rPr>
                <w:b/>
                <w:bCs/>
                <w:color w:val="FFFFFF"/>
                <w:sz w:val="16"/>
                <w:szCs w:val="16"/>
              </w:rPr>
              <w:t>Control</w:t>
            </w:r>
          </w:p>
        </w:tc>
        <w:tc>
          <w:tcPr>
            <w:tcW w:w="0" w:type="auto"/>
            <w:shd w:val="clear" w:color="auto" w:fill="1B365D"/>
            <w:tcMar>
              <w:top w:w="46" w:type="dxa"/>
              <w:left w:w="64" w:type="dxa"/>
              <w:bottom w:w="46" w:type="dxa"/>
              <w:right w:w="64" w:type="dxa"/>
            </w:tcMar>
          </w:tcPr>
          <w:p w14:paraId="5129378A" w14:textId="77777777" w:rsidR="00213768" w:rsidRDefault="00000000">
            <w:r>
              <w:rPr>
                <w:b/>
                <w:bCs/>
                <w:color w:val="FFFFFF"/>
                <w:sz w:val="16"/>
                <w:szCs w:val="16"/>
              </w:rPr>
              <w:t>Phase</w:t>
            </w:r>
          </w:p>
        </w:tc>
        <w:tc>
          <w:tcPr>
            <w:tcW w:w="0" w:type="auto"/>
            <w:shd w:val="clear" w:color="auto" w:fill="1B365D"/>
            <w:tcMar>
              <w:top w:w="46" w:type="dxa"/>
              <w:left w:w="64" w:type="dxa"/>
              <w:bottom w:w="46" w:type="dxa"/>
              <w:right w:w="64" w:type="dxa"/>
            </w:tcMar>
          </w:tcPr>
          <w:p w14:paraId="354476FC" w14:textId="77777777" w:rsidR="00213768" w:rsidRDefault="00000000">
            <w:r>
              <w:rPr>
                <w:b/>
                <w:bCs/>
                <w:color w:val="FFFFFF"/>
                <w:sz w:val="16"/>
                <w:szCs w:val="16"/>
              </w:rPr>
              <w:t>Writes</w:t>
            </w:r>
          </w:p>
        </w:tc>
      </w:tr>
      <w:tr w:rsidR="00213768" w14:paraId="7C4C4091" w14:textId="77777777">
        <w:tblPrEx>
          <w:tblCellMar>
            <w:top w:w="0" w:type="dxa"/>
            <w:bottom w:w="0" w:type="dxa"/>
          </w:tblCellMar>
        </w:tblPrEx>
        <w:tc>
          <w:tcPr>
            <w:tcW w:w="0" w:type="auto"/>
            <w:shd w:val="clear" w:color="auto" w:fill="FFFFFF"/>
            <w:tcMar>
              <w:top w:w="46" w:type="dxa"/>
              <w:left w:w="64" w:type="dxa"/>
              <w:bottom w:w="46" w:type="dxa"/>
              <w:right w:w="64" w:type="dxa"/>
            </w:tcMar>
          </w:tcPr>
          <w:p w14:paraId="661608DF" w14:textId="77777777" w:rsidR="00213768" w:rsidRDefault="00000000">
            <w:r>
              <w:rPr>
                <w:color w:val="222222"/>
                <w:sz w:val="16"/>
                <w:szCs w:val="16"/>
              </w:rPr>
              <w:t>Add Position → Research</w:t>
            </w:r>
          </w:p>
        </w:tc>
        <w:tc>
          <w:tcPr>
            <w:tcW w:w="0" w:type="auto"/>
            <w:shd w:val="clear" w:color="auto" w:fill="FFFFFF"/>
            <w:tcMar>
              <w:top w:w="46" w:type="dxa"/>
              <w:left w:w="64" w:type="dxa"/>
              <w:bottom w:w="46" w:type="dxa"/>
              <w:right w:w="64" w:type="dxa"/>
            </w:tcMar>
          </w:tcPr>
          <w:p w14:paraId="765F3205" w14:textId="77777777" w:rsidR="00213768" w:rsidRDefault="00000000">
            <w:r>
              <w:rPr>
                <w:color w:val="222222"/>
                <w:sz w:val="16"/>
                <w:szCs w:val="16"/>
              </w:rPr>
              <w:t>I</w:t>
            </w:r>
          </w:p>
        </w:tc>
        <w:tc>
          <w:tcPr>
            <w:tcW w:w="0" w:type="auto"/>
            <w:shd w:val="clear" w:color="auto" w:fill="FFFFFF"/>
            <w:tcMar>
              <w:top w:w="46" w:type="dxa"/>
              <w:left w:w="64" w:type="dxa"/>
              <w:bottom w:w="46" w:type="dxa"/>
              <w:right w:w="64" w:type="dxa"/>
            </w:tcMar>
          </w:tcPr>
          <w:p w14:paraId="3D0ECFF2" w14:textId="77777777" w:rsidR="00213768" w:rsidRDefault="00000000">
            <w:r>
              <w:rPr>
                <w:color w:val="222222"/>
                <w:sz w:val="16"/>
                <w:szCs w:val="16"/>
              </w:rPr>
              <w:t>Identity, templates, A/B/C, price once, checklist</w:t>
            </w:r>
          </w:p>
        </w:tc>
      </w:tr>
      <w:tr w:rsidR="00213768" w14:paraId="2496FF58" w14:textId="77777777">
        <w:tblPrEx>
          <w:tblCellMar>
            <w:top w:w="0" w:type="dxa"/>
            <w:bottom w:w="0" w:type="dxa"/>
          </w:tblCellMar>
        </w:tblPrEx>
        <w:tc>
          <w:tcPr>
            <w:tcW w:w="0" w:type="auto"/>
            <w:shd w:val="clear" w:color="auto" w:fill="F4F7FB"/>
            <w:tcMar>
              <w:top w:w="46" w:type="dxa"/>
              <w:left w:w="64" w:type="dxa"/>
              <w:bottom w:w="46" w:type="dxa"/>
              <w:right w:w="64" w:type="dxa"/>
            </w:tcMar>
          </w:tcPr>
          <w:p w14:paraId="1455E9B9" w14:textId="77777777" w:rsidR="00213768" w:rsidRDefault="00000000">
            <w:r>
              <w:rPr>
                <w:color w:val="222222"/>
                <w:sz w:val="16"/>
                <w:szCs w:val="16"/>
              </w:rPr>
              <w:t>Complete research</w:t>
            </w:r>
          </w:p>
        </w:tc>
        <w:tc>
          <w:tcPr>
            <w:tcW w:w="0" w:type="auto"/>
            <w:shd w:val="clear" w:color="auto" w:fill="F4F7FB"/>
            <w:tcMar>
              <w:top w:w="46" w:type="dxa"/>
              <w:left w:w="64" w:type="dxa"/>
              <w:bottom w:w="46" w:type="dxa"/>
              <w:right w:w="64" w:type="dxa"/>
            </w:tcMar>
          </w:tcPr>
          <w:p w14:paraId="3EF4192D" w14:textId="77777777" w:rsidR="00213768" w:rsidRDefault="00000000">
            <w:r>
              <w:rPr>
                <w:color w:val="222222"/>
                <w:sz w:val="16"/>
                <w:szCs w:val="16"/>
              </w:rPr>
              <w:t>I leftover holes</w:t>
            </w:r>
          </w:p>
        </w:tc>
        <w:tc>
          <w:tcPr>
            <w:tcW w:w="0" w:type="auto"/>
            <w:shd w:val="clear" w:color="auto" w:fill="F4F7FB"/>
            <w:tcMar>
              <w:top w:w="46" w:type="dxa"/>
              <w:left w:w="64" w:type="dxa"/>
              <w:bottom w:w="46" w:type="dxa"/>
              <w:right w:w="64" w:type="dxa"/>
            </w:tcMar>
          </w:tcPr>
          <w:p w14:paraId="3576AB50" w14:textId="77777777" w:rsidR="00213768" w:rsidRDefault="00000000">
            <w:r>
              <w:rPr>
                <w:color w:val="222222"/>
                <w:sz w:val="16"/>
                <w:szCs w:val="16"/>
              </w:rPr>
              <w:t>Same path; spinner required; Set-risk dropdown</w:t>
            </w:r>
          </w:p>
        </w:tc>
      </w:tr>
      <w:tr w:rsidR="00213768" w14:paraId="580D01C8" w14:textId="77777777">
        <w:tblPrEx>
          <w:tblCellMar>
            <w:top w:w="0" w:type="dxa"/>
            <w:bottom w:w="0" w:type="dxa"/>
          </w:tblCellMar>
        </w:tblPrEx>
        <w:tc>
          <w:tcPr>
            <w:tcW w:w="0" w:type="auto"/>
            <w:shd w:val="clear" w:color="auto" w:fill="FFFFFF"/>
            <w:tcMar>
              <w:top w:w="46" w:type="dxa"/>
              <w:left w:w="64" w:type="dxa"/>
              <w:bottom w:w="46" w:type="dxa"/>
              <w:right w:w="64" w:type="dxa"/>
            </w:tcMar>
          </w:tcPr>
          <w:p w14:paraId="4FCEA04B" w14:textId="77777777" w:rsidR="00213768" w:rsidRDefault="00000000">
            <w:r>
              <w:rPr>
                <w:color w:val="222222"/>
                <w:sz w:val="16"/>
                <w:szCs w:val="16"/>
              </w:rPr>
              <w:t>Fill research gaps</w:t>
            </w:r>
          </w:p>
        </w:tc>
        <w:tc>
          <w:tcPr>
            <w:tcW w:w="0" w:type="auto"/>
            <w:shd w:val="clear" w:color="auto" w:fill="FFFFFF"/>
            <w:tcMar>
              <w:top w:w="46" w:type="dxa"/>
              <w:left w:w="64" w:type="dxa"/>
              <w:bottom w:w="46" w:type="dxa"/>
              <w:right w:w="64" w:type="dxa"/>
            </w:tcMar>
          </w:tcPr>
          <w:p w14:paraId="44E84878" w14:textId="77777777" w:rsidR="00213768" w:rsidRDefault="00000000">
            <w:r>
              <w:rPr>
                <w:color w:val="222222"/>
                <w:sz w:val="16"/>
                <w:szCs w:val="16"/>
              </w:rPr>
              <w:t>II hole-fill</w:t>
            </w:r>
          </w:p>
        </w:tc>
        <w:tc>
          <w:tcPr>
            <w:tcW w:w="0" w:type="auto"/>
            <w:shd w:val="clear" w:color="auto" w:fill="FFFFFF"/>
            <w:tcMar>
              <w:top w:w="46" w:type="dxa"/>
              <w:left w:w="64" w:type="dxa"/>
              <w:bottom w:w="46" w:type="dxa"/>
              <w:right w:w="64" w:type="dxa"/>
            </w:tcMar>
          </w:tcPr>
          <w:p w14:paraId="1E30FAAA" w14:textId="77777777" w:rsidR="00213768" w:rsidRDefault="00000000">
            <w:r>
              <w:rPr>
                <w:color w:val="222222"/>
                <w:sz w:val="16"/>
                <w:szCs w:val="16"/>
              </w:rPr>
              <w:t>Same refresh on enabled names missing provider, frequency, DIV-1, or ROC estimate</w:t>
            </w:r>
          </w:p>
        </w:tc>
      </w:tr>
      <w:tr w:rsidR="00213768" w14:paraId="447E6D3A" w14:textId="77777777">
        <w:tblPrEx>
          <w:tblCellMar>
            <w:top w:w="0" w:type="dxa"/>
            <w:bottom w:w="0" w:type="dxa"/>
          </w:tblCellMar>
        </w:tblPrEx>
        <w:tc>
          <w:tcPr>
            <w:tcW w:w="0" w:type="auto"/>
            <w:shd w:val="clear" w:color="auto" w:fill="F4F7FB"/>
            <w:tcMar>
              <w:top w:w="46" w:type="dxa"/>
              <w:left w:w="64" w:type="dxa"/>
              <w:bottom w:w="46" w:type="dxa"/>
              <w:right w:w="64" w:type="dxa"/>
            </w:tcMar>
          </w:tcPr>
          <w:p w14:paraId="060A2E13" w14:textId="77777777" w:rsidR="00213768" w:rsidRDefault="00000000">
            <w:r>
              <w:rPr>
                <w:color w:val="222222"/>
                <w:sz w:val="16"/>
                <w:szCs w:val="16"/>
              </w:rPr>
              <w:t>Run misses only</w:t>
            </w:r>
          </w:p>
        </w:tc>
        <w:tc>
          <w:tcPr>
            <w:tcW w:w="0" w:type="auto"/>
            <w:shd w:val="clear" w:color="auto" w:fill="F4F7FB"/>
            <w:tcMar>
              <w:top w:w="46" w:type="dxa"/>
              <w:left w:w="64" w:type="dxa"/>
              <w:bottom w:w="46" w:type="dxa"/>
              <w:right w:w="64" w:type="dxa"/>
            </w:tcMar>
          </w:tcPr>
          <w:p w14:paraId="4F964F44" w14:textId="77777777" w:rsidR="00213768" w:rsidRDefault="00000000">
            <w:r>
              <w:rPr>
                <w:color w:val="222222"/>
                <w:sz w:val="16"/>
                <w:szCs w:val="16"/>
              </w:rPr>
              <w:t>II</w:t>
            </w:r>
          </w:p>
        </w:tc>
        <w:tc>
          <w:tcPr>
            <w:tcW w:w="0" w:type="auto"/>
            <w:shd w:val="clear" w:color="auto" w:fill="F4F7FB"/>
            <w:tcMar>
              <w:top w:w="46" w:type="dxa"/>
              <w:left w:w="64" w:type="dxa"/>
              <w:bottom w:w="46" w:type="dxa"/>
              <w:right w:w="64" w:type="dxa"/>
            </w:tcMar>
          </w:tcPr>
          <w:p w14:paraId="546BBEAA" w14:textId="77777777" w:rsidR="00213768" w:rsidRDefault="00000000">
            <w:r>
              <w:rPr>
                <w:color w:val="222222"/>
                <w:sz w:val="16"/>
                <w:szCs w:val="16"/>
              </w:rPr>
              <w:t xml:space="preserve">New/changed declarations + </w:t>
            </w:r>
            <w:proofErr w:type="spellStart"/>
            <w:r>
              <w:rPr>
                <w:color w:val="222222"/>
                <w:sz w:val="16"/>
                <w:szCs w:val="16"/>
              </w:rPr>
              <w:t>unoccurred</w:t>
            </w:r>
            <w:proofErr w:type="spellEnd"/>
            <w:r>
              <w:rPr>
                <w:color w:val="222222"/>
                <w:sz w:val="16"/>
                <w:szCs w:val="16"/>
              </w:rPr>
              <w:t xml:space="preserve"> date moves only</w:t>
            </w:r>
          </w:p>
        </w:tc>
      </w:tr>
      <w:tr w:rsidR="00213768" w14:paraId="01C46E4A" w14:textId="77777777">
        <w:tblPrEx>
          <w:tblCellMar>
            <w:top w:w="0" w:type="dxa"/>
            <w:bottom w:w="0" w:type="dxa"/>
          </w:tblCellMar>
        </w:tblPrEx>
        <w:tc>
          <w:tcPr>
            <w:tcW w:w="0" w:type="auto"/>
            <w:shd w:val="clear" w:color="auto" w:fill="FFFFFF"/>
            <w:tcMar>
              <w:top w:w="46" w:type="dxa"/>
              <w:left w:w="64" w:type="dxa"/>
              <w:bottom w:w="46" w:type="dxa"/>
              <w:right w:w="64" w:type="dxa"/>
            </w:tcMar>
          </w:tcPr>
          <w:p w14:paraId="4131325F" w14:textId="77777777" w:rsidR="00213768" w:rsidRDefault="00000000">
            <w:r>
              <w:rPr>
                <w:color w:val="222222"/>
                <w:sz w:val="16"/>
                <w:szCs w:val="16"/>
              </w:rPr>
              <w:t>Force refresh (one symbol)</w:t>
            </w:r>
          </w:p>
        </w:tc>
        <w:tc>
          <w:tcPr>
            <w:tcW w:w="0" w:type="auto"/>
            <w:shd w:val="clear" w:color="auto" w:fill="FFFFFF"/>
            <w:tcMar>
              <w:top w:w="46" w:type="dxa"/>
              <w:left w:w="64" w:type="dxa"/>
              <w:bottom w:w="46" w:type="dxa"/>
              <w:right w:w="64" w:type="dxa"/>
            </w:tcMar>
          </w:tcPr>
          <w:p w14:paraId="17663A5C" w14:textId="77777777" w:rsidR="00213768" w:rsidRDefault="00000000">
            <w:r>
              <w:rPr>
                <w:color w:val="222222"/>
                <w:sz w:val="16"/>
                <w:szCs w:val="16"/>
              </w:rPr>
              <w:t>II</w:t>
            </w:r>
          </w:p>
        </w:tc>
        <w:tc>
          <w:tcPr>
            <w:tcW w:w="0" w:type="auto"/>
            <w:shd w:val="clear" w:color="auto" w:fill="FFFFFF"/>
            <w:tcMar>
              <w:top w:w="46" w:type="dxa"/>
              <w:left w:w="64" w:type="dxa"/>
              <w:bottom w:w="46" w:type="dxa"/>
              <w:right w:w="64" w:type="dxa"/>
            </w:tcMar>
          </w:tcPr>
          <w:p w14:paraId="47D998B7" w14:textId="77777777" w:rsidR="00213768" w:rsidRDefault="00000000">
            <w:r>
              <w:rPr>
                <w:color w:val="222222"/>
                <w:sz w:val="16"/>
                <w:szCs w:val="16"/>
              </w:rPr>
              <w:t>Re-hit issuer for declarations</w:t>
            </w:r>
          </w:p>
        </w:tc>
      </w:tr>
      <w:tr w:rsidR="00213768" w14:paraId="3CD0DD0D" w14:textId="77777777">
        <w:tblPrEx>
          <w:tblCellMar>
            <w:top w:w="0" w:type="dxa"/>
            <w:bottom w:w="0" w:type="dxa"/>
          </w:tblCellMar>
        </w:tblPrEx>
        <w:tc>
          <w:tcPr>
            <w:tcW w:w="0" w:type="auto"/>
            <w:shd w:val="clear" w:color="auto" w:fill="F4F7FB"/>
            <w:tcMar>
              <w:top w:w="46" w:type="dxa"/>
              <w:left w:w="64" w:type="dxa"/>
              <w:bottom w:w="46" w:type="dxa"/>
              <w:right w:w="64" w:type="dxa"/>
            </w:tcMar>
          </w:tcPr>
          <w:p w14:paraId="67C7BD22" w14:textId="77777777" w:rsidR="00213768" w:rsidRDefault="00000000">
            <w:r>
              <w:rPr>
                <w:color w:val="222222"/>
                <w:sz w:val="16"/>
                <w:szCs w:val="16"/>
              </w:rPr>
              <w:t>Add lots</w:t>
            </w:r>
          </w:p>
        </w:tc>
        <w:tc>
          <w:tcPr>
            <w:tcW w:w="0" w:type="auto"/>
            <w:shd w:val="clear" w:color="auto" w:fill="F4F7FB"/>
            <w:tcMar>
              <w:top w:w="46" w:type="dxa"/>
              <w:left w:w="64" w:type="dxa"/>
              <w:bottom w:w="46" w:type="dxa"/>
              <w:right w:w="64" w:type="dxa"/>
            </w:tcMar>
          </w:tcPr>
          <w:p w14:paraId="74AFC0A7" w14:textId="77777777" w:rsidR="00213768" w:rsidRDefault="00000000">
            <w:r>
              <w:rPr>
                <w:color w:val="222222"/>
                <w:sz w:val="16"/>
                <w:szCs w:val="16"/>
              </w:rPr>
              <w:t>After collector complete only</w:t>
            </w:r>
          </w:p>
        </w:tc>
        <w:tc>
          <w:tcPr>
            <w:tcW w:w="0" w:type="auto"/>
            <w:shd w:val="clear" w:color="auto" w:fill="F4F7FB"/>
            <w:tcMar>
              <w:top w:w="46" w:type="dxa"/>
              <w:left w:w="64" w:type="dxa"/>
              <w:bottom w:w="46" w:type="dxa"/>
              <w:right w:w="64" w:type="dxa"/>
            </w:tcMar>
          </w:tcPr>
          <w:p w14:paraId="157ECED1" w14:textId="77777777" w:rsidR="00213768" w:rsidRDefault="00000000">
            <w:r>
              <w:rPr>
                <w:color w:val="222222"/>
                <w:sz w:val="16"/>
                <w:szCs w:val="16"/>
              </w:rPr>
              <w:t>Account, opened-on, qty, unit costs. Never from Research.</w:t>
            </w:r>
          </w:p>
        </w:tc>
      </w:tr>
    </w:tbl>
    <w:p w14:paraId="33BD0D3F" w14:textId="77777777" w:rsidR="00213768" w:rsidRDefault="00000000">
      <w:pPr>
        <w:pStyle w:val="Heading1"/>
        <w:pBdr>
          <w:bottom w:val="single" w:sz="12" w:space="4" w:color="1B365D"/>
        </w:pBdr>
      </w:pPr>
      <w:r>
        <w:t>6. Hard bans</w:t>
      </w:r>
    </w:p>
    <w:p w14:paraId="76B1F556" w14:textId="77777777" w:rsidR="00213768" w:rsidRDefault="00000000">
      <w:pPr>
        <w:spacing w:after="110" w:line="276" w:lineRule="auto"/>
      </w:pPr>
      <w:r>
        <w:rPr>
          <w:color w:val="222222"/>
        </w:rPr>
        <w:t>Do not treat golden-harness green as live ROC done.</w:t>
      </w:r>
    </w:p>
    <w:p w14:paraId="241DE113" w14:textId="77777777" w:rsidR="00213768" w:rsidRDefault="00000000">
      <w:pPr>
        <w:spacing w:after="110" w:line="276" w:lineRule="auto"/>
      </w:pPr>
      <w:r>
        <w:rPr>
          <w:color w:val="222222"/>
        </w:rPr>
        <w:t>Do not guess 19a-1 filenames as the first ROC step.</w:t>
      </w:r>
    </w:p>
    <w:p w14:paraId="2950610F" w14:textId="77777777" w:rsidR="00213768" w:rsidRDefault="00000000">
      <w:pPr>
        <w:spacing w:after="110" w:line="276" w:lineRule="auto"/>
      </w:pPr>
      <w:r>
        <w:rPr>
          <w:color w:val="222222"/>
        </w:rPr>
        <w:t xml:space="preserve">Do not fail declaration </w:t>
      </w:r>
      <w:proofErr w:type="spellStart"/>
      <w:r>
        <w:rPr>
          <w:color w:val="222222"/>
        </w:rPr>
        <w:t>last_run_ok</w:t>
      </w:r>
      <w:proofErr w:type="spellEnd"/>
      <w:r>
        <w:rPr>
          <w:color w:val="222222"/>
        </w:rPr>
        <w:t xml:space="preserve"> because 19a-1 missed.</w:t>
      </w:r>
    </w:p>
    <w:p w14:paraId="0BA8370C" w14:textId="77777777" w:rsidR="00213768" w:rsidRDefault="00000000">
      <w:pPr>
        <w:spacing w:after="110" w:line="276" w:lineRule="auto"/>
      </w:pPr>
      <w:r>
        <w:rPr>
          <w:color w:val="222222"/>
        </w:rPr>
        <w:t>Do not use Collectors Force refresh to fill provider, risk, or ROC.</w:t>
      </w:r>
    </w:p>
    <w:p w14:paraId="4F547C7C" w14:textId="77777777" w:rsidR="00213768" w:rsidRDefault="00000000">
      <w:pPr>
        <w:spacing w:after="110" w:line="276" w:lineRule="auto"/>
      </w:pPr>
      <w:r>
        <w:rPr>
          <w:color w:val="222222"/>
        </w:rPr>
        <w:t>Do not rebuild the position from scratch on each collect.</w:t>
      </w:r>
    </w:p>
    <w:p w14:paraId="77387291" w14:textId="77777777" w:rsidR="00213768" w:rsidRDefault="00000000">
      <w:pPr>
        <w:spacing w:after="110" w:line="276" w:lineRule="auto"/>
      </w:pPr>
      <w:r>
        <w:rPr>
          <w:color w:val="222222"/>
        </w:rPr>
        <w:t>Do not post candidates except through named commands.</w:t>
      </w:r>
    </w:p>
    <w:p w14:paraId="4B90167E" w14:textId="76727603" w:rsidR="00213768" w:rsidRDefault="00000000">
      <w:pPr>
        <w:spacing w:after="110" w:line="276" w:lineRule="auto"/>
      </w:pPr>
      <w:r>
        <w:rPr>
          <w:color w:val="0B5E2A"/>
          <w:u w:val="single"/>
        </w:rPr>
        <w:t>Do not enable Add lots while collector complete is false Do not treat a ticket as complete.</w:t>
      </w:r>
    </w:p>
    <w:sectPr w:rsidR="00213768">
      <w:headerReference w:type="default" r:id="rId7"/>
      <w:footerReference w:type="default" r:id="rId8"/>
      <w:pgSz w:w="12240" w:h="15840"/>
      <w:pgMar w:top="864" w:right="864" w:bottom="864" w:left="8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7F6D6C" w14:textId="77777777" w:rsidR="00A273C1" w:rsidRDefault="00A273C1">
      <w:r>
        <w:separator/>
      </w:r>
    </w:p>
  </w:endnote>
  <w:endnote w:type="continuationSeparator" w:id="0">
    <w:p w14:paraId="61899D59" w14:textId="77777777" w:rsidR="00A273C1" w:rsidRDefault="00A27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FFA0E" w14:textId="77777777" w:rsidR="00213768" w:rsidRDefault="00000000">
    <w:pPr>
      <w:jc w:val="right"/>
    </w:pPr>
    <w:r>
      <w:rPr>
        <w:color w:val="5B6B7B"/>
        <w:sz w:val="16"/>
        <w:szCs w:val="16"/>
      </w:rPr>
      <w:t xml:space="preserve">Page </w:t>
    </w:r>
    <w:r>
      <w:rPr>
        <w:color w:val="5B6B7B"/>
        <w:sz w:val="16"/>
        <w:szCs w:val="16"/>
      </w:rPr>
      <w:fldChar w:fldCharType="begin"/>
    </w:r>
    <w:r>
      <w:rPr>
        <w:color w:val="5B6B7B"/>
        <w:sz w:val="16"/>
        <w:szCs w:val="16"/>
      </w:rPr>
      <w:instrText>PAGE</w:instrText>
    </w:r>
    <w:r>
      <w:rPr>
        <w:color w:val="5B6B7B"/>
        <w:sz w:val="16"/>
        <w:szCs w:val="16"/>
      </w:rPr>
      <w:fldChar w:fldCharType="separate"/>
    </w:r>
    <w:r>
      <w:rPr>
        <w:color w:val="5B6B7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5A440" w14:textId="77777777" w:rsidR="00A273C1" w:rsidRDefault="00A273C1">
      <w:r>
        <w:separator/>
      </w:r>
    </w:p>
  </w:footnote>
  <w:footnote w:type="continuationSeparator" w:id="0">
    <w:p w14:paraId="7A625211" w14:textId="77777777" w:rsidR="00A273C1" w:rsidRDefault="00A273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5C036" w14:textId="77777777" w:rsidR="00213768" w:rsidRDefault="00000000">
    <w:r>
      <w:rPr>
        <w:b/>
        <w:bCs/>
        <w:color w:val="1B365D"/>
        <w:sz w:val="16"/>
        <w:szCs w:val="16"/>
      </w:rPr>
      <w:t xml:space="preserve">FINOS  </w:t>
    </w:r>
    <w:r>
      <w:rPr>
        <w:color w:val="5B6B7B"/>
        <w:sz w:val="16"/>
        <w:szCs w:val="16"/>
      </w:rPr>
      <w:t>Collector lock — tracked changes — accept or reject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870ACF"/>
    <w:multiLevelType w:val="hybridMultilevel"/>
    <w:tmpl w:val="B0BEDE32"/>
    <w:lvl w:ilvl="0" w:tplc="B12460E0">
      <w:start w:val="1"/>
      <w:numFmt w:val="bullet"/>
      <w:lvlText w:val="●"/>
      <w:lvlJc w:val="left"/>
      <w:pPr>
        <w:ind w:left="720" w:hanging="360"/>
      </w:pPr>
    </w:lvl>
    <w:lvl w:ilvl="1" w:tplc="E7265B5E">
      <w:start w:val="1"/>
      <w:numFmt w:val="bullet"/>
      <w:lvlText w:val="○"/>
      <w:lvlJc w:val="left"/>
      <w:pPr>
        <w:ind w:left="1440" w:hanging="360"/>
      </w:pPr>
    </w:lvl>
    <w:lvl w:ilvl="2" w:tplc="9918D7C8">
      <w:start w:val="1"/>
      <w:numFmt w:val="bullet"/>
      <w:lvlText w:val="■"/>
      <w:lvlJc w:val="left"/>
      <w:pPr>
        <w:ind w:left="2160" w:hanging="360"/>
      </w:pPr>
    </w:lvl>
    <w:lvl w:ilvl="3" w:tplc="D1F2B1DE">
      <w:start w:val="1"/>
      <w:numFmt w:val="bullet"/>
      <w:lvlText w:val="●"/>
      <w:lvlJc w:val="left"/>
      <w:pPr>
        <w:ind w:left="2880" w:hanging="360"/>
      </w:pPr>
    </w:lvl>
    <w:lvl w:ilvl="4" w:tplc="0B2E3380">
      <w:start w:val="1"/>
      <w:numFmt w:val="bullet"/>
      <w:lvlText w:val="○"/>
      <w:lvlJc w:val="left"/>
      <w:pPr>
        <w:ind w:left="3600" w:hanging="360"/>
      </w:pPr>
    </w:lvl>
    <w:lvl w:ilvl="5" w:tplc="19342A46">
      <w:start w:val="1"/>
      <w:numFmt w:val="bullet"/>
      <w:lvlText w:val="■"/>
      <w:lvlJc w:val="left"/>
      <w:pPr>
        <w:ind w:left="4320" w:hanging="360"/>
      </w:pPr>
    </w:lvl>
    <w:lvl w:ilvl="6" w:tplc="3A566EF0">
      <w:start w:val="1"/>
      <w:numFmt w:val="bullet"/>
      <w:lvlText w:val="●"/>
      <w:lvlJc w:val="left"/>
      <w:pPr>
        <w:ind w:left="5040" w:hanging="360"/>
      </w:pPr>
    </w:lvl>
    <w:lvl w:ilvl="7" w:tplc="8CE24A6A">
      <w:start w:val="1"/>
      <w:numFmt w:val="bullet"/>
      <w:lvlText w:val="●"/>
      <w:lvlJc w:val="left"/>
      <w:pPr>
        <w:ind w:left="5760" w:hanging="360"/>
      </w:pPr>
    </w:lvl>
    <w:lvl w:ilvl="8" w:tplc="40185A24">
      <w:start w:val="1"/>
      <w:numFmt w:val="bullet"/>
      <w:lvlText w:val="●"/>
      <w:lvlJc w:val="left"/>
      <w:pPr>
        <w:ind w:left="6480" w:hanging="360"/>
      </w:pPr>
    </w:lvl>
  </w:abstractNum>
  <w:num w:numId="1" w16cid:durableId="1261066459">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VTom">
    <w15:presenceInfo w15:providerId="None" w15:userId="EVT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1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768"/>
    <w:rsid w:val="00213768"/>
    <w:rsid w:val="00456D2A"/>
    <w:rsid w:val="00581E78"/>
    <w:rsid w:val="00A27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9D61F"/>
  <w15:docId w15:val="{663DF0AF-89D0-41C0-B55C-621435F81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90"/>
      <w:outlineLvl w:val="0"/>
    </w:pPr>
    <w:rPr>
      <w:b/>
      <w:bCs/>
      <w:color w:val="1B365D"/>
      <w:sz w:val="28"/>
      <w:szCs w:val="28"/>
    </w:rPr>
  </w:style>
  <w:style w:type="paragraph" w:styleId="Heading2">
    <w:name w:val="heading 2"/>
    <w:uiPriority w:val="9"/>
    <w:unhideWhenUsed/>
    <w:qFormat/>
    <w:pPr>
      <w:spacing w:before="190" w:after="7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456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1389</Words>
  <Characters>7918</Characters>
  <Application>Microsoft Office Word</Application>
  <DocSecurity>0</DocSecurity>
  <Lines>65</Lines>
  <Paragraphs>18</Paragraphs>
  <ScaleCrop>false</ScaleCrop>
  <Company/>
  <LinksUpToDate>false</LinksUpToDate>
  <CharactersWithSpaces>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EVTom</cp:lastModifiedBy>
  <cp:revision>2</cp:revision>
  <dcterms:created xsi:type="dcterms:W3CDTF">2026-09-04T18:23:00Z</dcterms:created>
  <dcterms:modified xsi:type="dcterms:W3CDTF">2026-09-04T23:12:00Z</dcterms:modified>
</cp:coreProperties>
</file>